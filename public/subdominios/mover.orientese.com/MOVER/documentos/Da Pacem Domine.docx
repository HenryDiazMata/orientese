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F7E" w:rsidRPr="00931F7E" w:rsidRDefault="00931F7E" w:rsidP="00931F7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1A1A1A"/>
          <w:sz w:val="23"/>
          <w:szCs w:val="23"/>
          <w:lang w:eastAsia="es-VE"/>
        </w:rPr>
      </w:pPr>
      <w:ins w:id="0" w:author="Unknown">
        <w:r w:rsidRPr="00931F7E">
          <w:rPr>
            <w:rFonts w:ascii="Arial" w:eastAsia="Times New Roman" w:hAnsi="Arial" w:cs="Arial"/>
            <w:color w:val="1A1A1A"/>
            <w:sz w:val="23"/>
            <w:szCs w:val="23"/>
            <w:bdr w:val="none" w:sz="0" w:space="0" w:color="auto" w:frame="1"/>
            <w:lang w:eastAsia="es-VE"/>
          </w:rPr>
          <w:br/>
        </w:r>
      </w:ins>
    </w:p>
    <w:p w:rsidR="00931F7E" w:rsidRPr="00931F7E" w:rsidRDefault="00931F7E" w:rsidP="00931F7E">
      <w:pPr>
        <w:pBdr>
          <w:bottom w:val="single" w:sz="6" w:space="5" w:color="DCDCDB"/>
        </w:pBdr>
        <w:shd w:val="clear" w:color="auto" w:fill="FFFFFF"/>
        <w:spacing w:after="300" w:line="240" w:lineRule="auto"/>
        <w:outlineLvl w:val="0"/>
        <w:rPr>
          <w:rFonts w:ascii="Arial" w:eastAsia="Times New Roman" w:hAnsi="Arial" w:cs="Arial"/>
          <w:color w:val="B11F02"/>
          <w:kern w:val="36"/>
          <w:sz w:val="32"/>
          <w:szCs w:val="32"/>
          <w:lang w:eastAsia="es-VE"/>
        </w:rPr>
      </w:pPr>
      <w:r w:rsidRPr="00931F7E">
        <w:rPr>
          <w:rFonts w:ascii="Arial" w:eastAsia="Times New Roman" w:hAnsi="Arial" w:cs="Arial"/>
          <w:color w:val="B11F02"/>
          <w:kern w:val="36"/>
          <w:sz w:val="32"/>
          <w:szCs w:val="32"/>
          <w:lang w:eastAsia="es-VE"/>
        </w:rPr>
        <w:t xml:space="preserve">Da </w:t>
      </w:r>
      <w:proofErr w:type="spellStart"/>
      <w:r w:rsidRPr="00931F7E">
        <w:rPr>
          <w:rFonts w:ascii="Arial" w:eastAsia="Times New Roman" w:hAnsi="Arial" w:cs="Arial"/>
          <w:color w:val="B11F02"/>
          <w:kern w:val="36"/>
          <w:sz w:val="32"/>
          <w:szCs w:val="32"/>
          <w:lang w:eastAsia="es-VE"/>
        </w:rPr>
        <w:t>Pacem</w:t>
      </w:r>
      <w:proofErr w:type="spellEnd"/>
      <w:r w:rsidRPr="00931F7E">
        <w:rPr>
          <w:rFonts w:ascii="Arial" w:eastAsia="Times New Roman" w:hAnsi="Arial" w:cs="Arial"/>
          <w:color w:val="B11F02"/>
          <w:kern w:val="36"/>
          <w:sz w:val="32"/>
          <w:szCs w:val="32"/>
          <w:lang w:eastAsia="es-VE"/>
        </w:rPr>
        <w:t xml:space="preserve"> Domine (traducción al </w:t>
      </w:r>
      <w:proofErr w:type="gramStart"/>
      <w:r w:rsidRPr="00931F7E">
        <w:rPr>
          <w:rFonts w:ascii="Arial" w:eastAsia="Times New Roman" w:hAnsi="Arial" w:cs="Arial"/>
          <w:color w:val="B11F02"/>
          <w:kern w:val="36"/>
          <w:sz w:val="32"/>
          <w:szCs w:val="32"/>
          <w:lang w:eastAsia="es-VE"/>
        </w:rPr>
        <w:t>Español</w:t>
      </w:r>
      <w:proofErr w:type="gramEnd"/>
      <w:r w:rsidRPr="00931F7E">
        <w:rPr>
          <w:rFonts w:ascii="Arial" w:eastAsia="Times New Roman" w:hAnsi="Arial" w:cs="Arial"/>
          <w:color w:val="B11F02"/>
          <w:kern w:val="36"/>
          <w:sz w:val="32"/>
          <w:szCs w:val="32"/>
          <w:lang w:eastAsia="es-VE"/>
        </w:rPr>
        <w:t>)</w:t>
      </w:r>
    </w:p>
    <w:p w:rsidR="00931F7E" w:rsidRPr="00931F7E" w:rsidRDefault="00931F7E" w:rsidP="00931F7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s-VE"/>
        </w:rPr>
      </w:pPr>
      <w:r w:rsidRPr="00931F7E">
        <w:rPr>
          <w:rFonts w:ascii="Arial" w:eastAsia="Times New Roman" w:hAnsi="Arial" w:cs="Arial"/>
          <w:vanish/>
          <w:sz w:val="16"/>
          <w:szCs w:val="16"/>
          <w:lang w:eastAsia="es-VE"/>
        </w:rPr>
        <w:t>Parte superior do formulário</w:t>
      </w:r>
    </w:p>
    <w:p w:rsidR="00931F7E" w:rsidRPr="00931F7E" w:rsidRDefault="00931F7E" w:rsidP="00931F7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s-VE"/>
        </w:rPr>
      </w:pPr>
      <w:r w:rsidRPr="00931F7E">
        <w:rPr>
          <w:rFonts w:ascii="Arial" w:eastAsia="Times New Roman" w:hAnsi="Arial" w:cs="Arial"/>
          <w:vanish/>
          <w:sz w:val="16"/>
          <w:szCs w:val="16"/>
          <w:lang w:eastAsia="es-VE"/>
        </w:rPr>
        <w:t>Parte inferior do formulário</w:t>
      </w:r>
    </w:p>
    <w:p w:rsidR="00931F7E" w:rsidRPr="00931F7E" w:rsidRDefault="00931F7E" w:rsidP="00931F7E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  <w:lang w:eastAsia="es-VE"/>
        </w:rPr>
      </w:pPr>
      <w:r w:rsidRPr="00931F7E">
        <w:rPr>
          <w:rFonts w:ascii="Arial" w:eastAsia="Times New Roman" w:hAnsi="Arial" w:cs="Arial"/>
          <w:color w:val="333333"/>
          <w:sz w:val="23"/>
          <w:szCs w:val="23"/>
          <w:lang w:eastAsia="es-VE"/>
        </w:rPr>
        <w:t>Artista: </w:t>
      </w:r>
      <w:proofErr w:type="spellStart"/>
      <w:r w:rsidRPr="00931F7E">
        <w:rPr>
          <w:rFonts w:ascii="Arial" w:eastAsia="Times New Roman" w:hAnsi="Arial" w:cs="Arial"/>
          <w:color w:val="333333"/>
          <w:sz w:val="23"/>
          <w:szCs w:val="23"/>
          <w:lang w:eastAsia="es-VE"/>
        </w:rPr>
        <w:fldChar w:fldCharType="begin"/>
      </w:r>
      <w:r w:rsidRPr="00931F7E">
        <w:rPr>
          <w:rFonts w:ascii="Arial" w:eastAsia="Times New Roman" w:hAnsi="Arial" w:cs="Arial"/>
          <w:color w:val="333333"/>
          <w:sz w:val="23"/>
          <w:szCs w:val="23"/>
          <w:lang w:eastAsia="es-VE"/>
        </w:rPr>
        <w:instrText xml:space="preserve"> HYPERLINK "https://lyricstranslate.com/es/ensemble-organum-lyrics.html" </w:instrText>
      </w:r>
      <w:r w:rsidRPr="00931F7E">
        <w:rPr>
          <w:rFonts w:ascii="Arial" w:eastAsia="Times New Roman" w:hAnsi="Arial" w:cs="Arial"/>
          <w:color w:val="333333"/>
          <w:sz w:val="23"/>
          <w:szCs w:val="23"/>
          <w:lang w:eastAsia="es-VE"/>
        </w:rPr>
        <w:fldChar w:fldCharType="separate"/>
      </w:r>
      <w:r w:rsidRPr="00931F7E">
        <w:rPr>
          <w:rFonts w:ascii="Arial" w:eastAsia="Times New Roman" w:hAnsi="Arial" w:cs="Arial"/>
          <w:color w:val="800080"/>
          <w:sz w:val="23"/>
          <w:szCs w:val="23"/>
          <w:u w:val="single"/>
          <w:lang w:eastAsia="es-VE"/>
        </w:rPr>
        <w:t>Ensemble</w:t>
      </w:r>
      <w:proofErr w:type="spellEnd"/>
      <w:r w:rsidRPr="00931F7E">
        <w:rPr>
          <w:rFonts w:ascii="Arial" w:eastAsia="Times New Roman" w:hAnsi="Arial" w:cs="Arial"/>
          <w:color w:val="800080"/>
          <w:sz w:val="23"/>
          <w:szCs w:val="23"/>
          <w:u w:val="single"/>
          <w:lang w:eastAsia="es-VE"/>
        </w:rPr>
        <w:t xml:space="preserve"> </w:t>
      </w:r>
      <w:proofErr w:type="spellStart"/>
      <w:r w:rsidRPr="00931F7E">
        <w:rPr>
          <w:rFonts w:ascii="Arial" w:eastAsia="Times New Roman" w:hAnsi="Arial" w:cs="Arial"/>
          <w:color w:val="800080"/>
          <w:sz w:val="23"/>
          <w:szCs w:val="23"/>
          <w:u w:val="single"/>
          <w:lang w:eastAsia="es-VE"/>
        </w:rPr>
        <w:t>Organum</w:t>
      </w:r>
      <w:proofErr w:type="spellEnd"/>
      <w:r w:rsidRPr="00931F7E">
        <w:rPr>
          <w:rFonts w:ascii="Arial" w:eastAsia="Times New Roman" w:hAnsi="Arial" w:cs="Arial"/>
          <w:color w:val="333333"/>
          <w:sz w:val="23"/>
          <w:szCs w:val="23"/>
          <w:lang w:eastAsia="es-VE"/>
        </w:rPr>
        <w:fldChar w:fldCharType="end"/>
      </w:r>
    </w:p>
    <w:p w:rsidR="00931F7E" w:rsidRPr="00931F7E" w:rsidRDefault="00931F7E" w:rsidP="00931F7E">
      <w:pPr>
        <w:numPr>
          <w:ilvl w:val="0"/>
          <w:numId w:val="1"/>
        </w:numPr>
        <w:shd w:val="clear" w:color="auto" w:fill="FFFFFF"/>
        <w:spacing w:after="18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  <w:lang w:eastAsia="es-VE"/>
        </w:rPr>
      </w:pPr>
      <w:r w:rsidRPr="00931F7E">
        <w:rPr>
          <w:rFonts w:ascii="Arial" w:eastAsia="Times New Roman" w:hAnsi="Arial" w:cs="Arial"/>
          <w:color w:val="333333"/>
          <w:sz w:val="23"/>
          <w:szCs w:val="23"/>
          <w:lang w:eastAsia="es-VE"/>
        </w:rPr>
        <w:t xml:space="preserve">También interpretado por: </w:t>
      </w:r>
      <w:proofErr w:type="spellStart"/>
      <w:r w:rsidRPr="00931F7E">
        <w:rPr>
          <w:rFonts w:ascii="Arial" w:eastAsia="Times New Roman" w:hAnsi="Arial" w:cs="Arial"/>
          <w:color w:val="333333"/>
          <w:sz w:val="23"/>
          <w:szCs w:val="23"/>
          <w:lang w:eastAsia="es-VE"/>
        </w:rPr>
        <w:t>The</w:t>
      </w:r>
      <w:proofErr w:type="spellEnd"/>
      <w:r w:rsidRPr="00931F7E">
        <w:rPr>
          <w:rFonts w:ascii="Arial" w:eastAsia="Times New Roman" w:hAnsi="Arial" w:cs="Arial"/>
          <w:color w:val="333333"/>
          <w:sz w:val="23"/>
          <w:szCs w:val="23"/>
          <w:lang w:eastAsia="es-VE"/>
        </w:rPr>
        <w:t xml:space="preserve"> </w:t>
      </w:r>
      <w:proofErr w:type="spellStart"/>
      <w:r w:rsidRPr="00931F7E">
        <w:rPr>
          <w:rFonts w:ascii="Arial" w:eastAsia="Times New Roman" w:hAnsi="Arial" w:cs="Arial"/>
          <w:color w:val="333333"/>
          <w:sz w:val="23"/>
          <w:szCs w:val="23"/>
          <w:lang w:eastAsia="es-VE"/>
        </w:rPr>
        <w:t>Templars</w:t>
      </w:r>
      <w:proofErr w:type="spellEnd"/>
    </w:p>
    <w:p w:rsidR="00931F7E" w:rsidRPr="00931F7E" w:rsidRDefault="00931F7E" w:rsidP="00931F7E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  <w:lang w:eastAsia="es-VE"/>
        </w:rPr>
      </w:pPr>
      <w:r w:rsidRPr="00931F7E">
        <w:rPr>
          <w:rFonts w:ascii="Arial" w:eastAsia="Times New Roman" w:hAnsi="Arial" w:cs="Arial"/>
          <w:color w:val="333333"/>
          <w:sz w:val="23"/>
          <w:szCs w:val="23"/>
          <w:lang w:eastAsia="es-VE"/>
        </w:rPr>
        <w:t>Canción: </w:t>
      </w:r>
      <w:hyperlink r:id="rId5" w:history="1">
        <w:r w:rsidRPr="00931F7E">
          <w:rPr>
            <w:rFonts w:ascii="Arial" w:eastAsia="Times New Roman" w:hAnsi="Arial" w:cs="Arial"/>
            <w:color w:val="800080"/>
            <w:sz w:val="23"/>
            <w:szCs w:val="23"/>
            <w:u w:val="single"/>
            <w:lang w:eastAsia="es-VE"/>
          </w:rPr>
          <w:t xml:space="preserve">Da </w:t>
        </w:r>
        <w:proofErr w:type="spellStart"/>
        <w:r w:rsidRPr="00931F7E">
          <w:rPr>
            <w:rFonts w:ascii="Arial" w:eastAsia="Times New Roman" w:hAnsi="Arial" w:cs="Arial"/>
            <w:color w:val="800080"/>
            <w:sz w:val="23"/>
            <w:szCs w:val="23"/>
            <w:u w:val="single"/>
            <w:lang w:eastAsia="es-VE"/>
          </w:rPr>
          <w:t>Pacem</w:t>
        </w:r>
        <w:proofErr w:type="spellEnd"/>
        <w:r w:rsidRPr="00931F7E">
          <w:rPr>
            <w:rFonts w:ascii="Arial" w:eastAsia="Times New Roman" w:hAnsi="Arial" w:cs="Arial"/>
            <w:color w:val="800080"/>
            <w:sz w:val="23"/>
            <w:szCs w:val="23"/>
            <w:u w:val="single"/>
            <w:lang w:eastAsia="es-VE"/>
          </w:rPr>
          <w:t xml:space="preserve"> Domine</w:t>
        </w:r>
      </w:hyperlink>
    </w:p>
    <w:p w:rsidR="00931F7E" w:rsidRPr="00931F7E" w:rsidRDefault="00931F7E" w:rsidP="00931F7E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1A1A1A"/>
          <w:sz w:val="23"/>
          <w:szCs w:val="23"/>
          <w:lang w:eastAsia="es-VE"/>
        </w:rPr>
      </w:pPr>
      <w:r w:rsidRPr="00931F7E">
        <w:rPr>
          <w:rFonts w:ascii="Arial" w:eastAsia="Times New Roman" w:hAnsi="Arial" w:cs="Arial"/>
          <w:color w:val="1A1A1A"/>
          <w:sz w:val="23"/>
          <w:szCs w:val="23"/>
          <w:lang w:eastAsia="es-VE"/>
        </w:rPr>
        <w:t>Traducciones: </w:t>
      </w:r>
      <w:hyperlink r:id="rId6" w:history="1">
        <w:r w:rsidRPr="00931F7E">
          <w:rPr>
            <w:rFonts w:ascii="Arial" w:eastAsia="Times New Roman" w:hAnsi="Arial" w:cs="Arial"/>
            <w:color w:val="800080"/>
            <w:sz w:val="23"/>
            <w:szCs w:val="23"/>
            <w:u w:val="single"/>
            <w:lang w:eastAsia="es-VE"/>
          </w:rPr>
          <w:t>Alemán</w:t>
        </w:r>
      </w:hyperlink>
      <w:r w:rsidRPr="00931F7E">
        <w:rPr>
          <w:rFonts w:ascii="Arial" w:eastAsia="Times New Roman" w:hAnsi="Arial" w:cs="Arial"/>
          <w:color w:val="1A1A1A"/>
          <w:sz w:val="23"/>
          <w:szCs w:val="23"/>
          <w:lang w:eastAsia="es-VE"/>
        </w:rPr>
        <w:t>, Español, </w:t>
      </w:r>
      <w:hyperlink r:id="rId7" w:history="1">
        <w:r w:rsidRPr="00931F7E">
          <w:rPr>
            <w:rFonts w:ascii="Arial" w:eastAsia="Times New Roman" w:hAnsi="Arial" w:cs="Arial"/>
            <w:color w:val="800080"/>
            <w:sz w:val="23"/>
            <w:szCs w:val="23"/>
            <w:u w:val="single"/>
            <w:lang w:eastAsia="es-VE"/>
          </w:rPr>
          <w:t>Inglés</w:t>
        </w:r>
      </w:hyperlink>
      <w:r w:rsidRPr="00931F7E">
        <w:rPr>
          <w:rFonts w:ascii="Arial" w:eastAsia="Times New Roman" w:hAnsi="Arial" w:cs="Arial"/>
          <w:color w:val="1A1A1A"/>
          <w:sz w:val="23"/>
          <w:szCs w:val="23"/>
          <w:lang w:eastAsia="es-VE"/>
        </w:rPr>
        <w:t>, </w:t>
      </w:r>
      <w:hyperlink r:id="rId8" w:history="1">
        <w:r w:rsidRPr="00931F7E">
          <w:rPr>
            <w:rFonts w:ascii="Arial" w:eastAsia="Times New Roman" w:hAnsi="Arial" w:cs="Arial"/>
            <w:color w:val="800080"/>
            <w:sz w:val="23"/>
            <w:szCs w:val="23"/>
            <w:u w:val="single"/>
            <w:lang w:eastAsia="es-VE"/>
          </w:rPr>
          <w:t>Italiano</w:t>
        </w:r>
      </w:hyperlink>
      <w:r w:rsidRPr="00931F7E">
        <w:rPr>
          <w:rFonts w:ascii="Arial" w:eastAsia="Times New Roman" w:hAnsi="Arial" w:cs="Arial"/>
          <w:color w:val="1A1A1A"/>
          <w:sz w:val="23"/>
          <w:szCs w:val="23"/>
          <w:lang w:eastAsia="es-VE"/>
        </w:rPr>
        <w:t>, </w:t>
      </w:r>
      <w:hyperlink r:id="rId9" w:history="1">
        <w:r w:rsidRPr="00931F7E">
          <w:rPr>
            <w:rFonts w:ascii="Arial" w:eastAsia="Times New Roman" w:hAnsi="Arial" w:cs="Arial"/>
            <w:color w:val="800080"/>
            <w:sz w:val="23"/>
            <w:szCs w:val="23"/>
            <w:u w:val="single"/>
            <w:lang w:eastAsia="es-VE"/>
          </w:rPr>
          <w:t>Rumano</w:t>
        </w:r>
      </w:hyperlink>
    </w:p>
    <w:p w:rsidR="00931F7E" w:rsidRPr="00931F7E" w:rsidRDefault="00931F7E" w:rsidP="00931F7E">
      <w:pPr>
        <w:numPr>
          <w:ilvl w:val="0"/>
          <w:numId w:val="1"/>
        </w:numPr>
        <w:shd w:val="clear" w:color="auto" w:fill="FFFFFF"/>
        <w:spacing w:after="180" w:line="240" w:lineRule="auto"/>
        <w:ind w:left="0"/>
        <w:rPr>
          <w:rFonts w:ascii="Arial" w:eastAsia="Times New Roman" w:hAnsi="Arial" w:cs="Arial"/>
          <w:color w:val="1A1A1A"/>
          <w:sz w:val="23"/>
          <w:szCs w:val="23"/>
          <w:lang w:eastAsia="es-VE"/>
        </w:rPr>
      </w:pPr>
    </w:p>
    <w:p w:rsidR="00931F7E" w:rsidRPr="00931F7E" w:rsidRDefault="00931F7E" w:rsidP="00931F7E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1A1A1A"/>
          <w:sz w:val="21"/>
          <w:szCs w:val="21"/>
          <w:lang w:val="pt-BR" w:eastAsia="es-VE"/>
        </w:rPr>
      </w:pPr>
      <w:proofErr w:type="spellStart"/>
      <w:r w:rsidRPr="00931F7E">
        <w:rPr>
          <w:rFonts w:ascii="Arial" w:eastAsia="Times New Roman" w:hAnsi="Arial" w:cs="Arial"/>
          <w:color w:val="1A1A1A"/>
          <w:sz w:val="21"/>
          <w:szCs w:val="21"/>
          <w:lang w:val="pt-BR" w:eastAsia="es-VE"/>
        </w:rPr>
        <w:t>Latín</w:t>
      </w:r>
      <w:proofErr w:type="spellEnd"/>
    </w:p>
    <w:p w:rsidR="00931F7E" w:rsidRPr="00931F7E" w:rsidRDefault="00931F7E" w:rsidP="00931F7E">
      <w:pPr>
        <w:shd w:val="clear" w:color="auto" w:fill="FFFFFF"/>
        <w:spacing w:after="75" w:line="315" w:lineRule="atLeast"/>
        <w:rPr>
          <w:rFonts w:ascii="Arial" w:eastAsia="Times New Roman" w:hAnsi="Arial" w:cs="Arial"/>
          <w:color w:val="1A1A1A"/>
          <w:sz w:val="21"/>
          <w:szCs w:val="21"/>
          <w:lang w:val="pt-BR" w:eastAsia="es-VE"/>
        </w:rPr>
      </w:pPr>
      <w:r w:rsidRPr="00931F7E">
        <w:rPr>
          <w:rFonts w:ascii="Arial" w:eastAsia="Times New Roman" w:hAnsi="Arial" w:cs="Arial"/>
          <w:b/>
          <w:bCs/>
          <w:color w:val="666666"/>
          <w:sz w:val="21"/>
          <w:szCs w:val="21"/>
          <w:lang w:val="pt-BR" w:eastAsia="es-VE"/>
        </w:rPr>
        <w:t>A</w:t>
      </w:r>
      <w:r w:rsidRPr="00931F7E">
        <w:rPr>
          <w:rFonts w:ascii="Arial" w:eastAsia="Times New Roman" w:hAnsi="Arial" w:cs="Arial"/>
          <w:color w:val="1A1A1A"/>
          <w:sz w:val="21"/>
          <w:szCs w:val="21"/>
          <w:lang w:val="pt-BR" w:eastAsia="es-VE"/>
        </w:rPr>
        <w:t> </w:t>
      </w:r>
      <w:proofErr w:type="spellStart"/>
      <w:r w:rsidRPr="00931F7E">
        <w:rPr>
          <w:rFonts w:ascii="Arial" w:eastAsia="Times New Roman" w:hAnsi="Arial" w:cs="Arial"/>
          <w:b/>
          <w:bCs/>
          <w:color w:val="1A1A1A"/>
          <w:sz w:val="27"/>
          <w:szCs w:val="27"/>
          <w:lang w:val="pt-BR" w:eastAsia="es-VE"/>
        </w:rPr>
        <w:t>A</w:t>
      </w:r>
      <w:proofErr w:type="spellEnd"/>
    </w:p>
    <w:p w:rsidR="00931F7E" w:rsidRPr="00931F7E" w:rsidRDefault="00931F7E" w:rsidP="00931F7E">
      <w:pPr>
        <w:shd w:val="clear" w:color="auto" w:fill="FFFFFF"/>
        <w:spacing w:before="210" w:after="240" w:line="312" w:lineRule="atLeast"/>
        <w:outlineLvl w:val="1"/>
        <w:rPr>
          <w:rFonts w:ascii="Arial" w:eastAsia="Times New Roman" w:hAnsi="Arial" w:cs="Arial"/>
          <w:color w:val="000000"/>
          <w:sz w:val="35"/>
          <w:szCs w:val="35"/>
          <w:lang w:val="pt-BR" w:eastAsia="es-VE"/>
        </w:rPr>
      </w:pP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4957"/>
        <w:gridCol w:w="4677"/>
      </w:tblGrid>
      <w:tr w:rsidR="00931F7E" w:rsidRPr="00931F7E" w:rsidTr="00931F7E">
        <w:tc>
          <w:tcPr>
            <w:tcW w:w="4957" w:type="dxa"/>
          </w:tcPr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r w:rsidRPr="00931F7E">
              <w:rPr>
                <w:rFonts w:ascii="Arial" w:eastAsia="Times New Roman" w:hAnsi="Arial" w:cs="Arial"/>
                <w:color w:val="000000"/>
                <w:sz w:val="35"/>
                <w:szCs w:val="35"/>
                <w:lang w:val="pt-BR" w:eastAsia="es-VE"/>
              </w:rPr>
              <w:t xml:space="preserve">Da </w:t>
            </w:r>
            <w:proofErr w:type="spellStart"/>
            <w:r w:rsidRPr="00931F7E">
              <w:rPr>
                <w:rFonts w:ascii="Arial" w:eastAsia="Times New Roman" w:hAnsi="Arial" w:cs="Arial"/>
                <w:color w:val="000000"/>
                <w:sz w:val="35"/>
                <w:szCs w:val="35"/>
                <w:lang w:val="pt-BR" w:eastAsia="es-VE"/>
              </w:rPr>
              <w:t>Pacem</w:t>
            </w:r>
            <w:proofErr w:type="spellEnd"/>
            <w:r w:rsidRPr="00931F7E">
              <w:rPr>
                <w:rFonts w:ascii="Arial" w:eastAsia="Times New Roman" w:hAnsi="Arial" w:cs="Arial"/>
                <w:color w:val="000000"/>
                <w:sz w:val="35"/>
                <w:szCs w:val="35"/>
                <w:lang w:val="pt-BR" w:eastAsia="es-VE"/>
              </w:rPr>
              <w:t xml:space="preserve"> Domine</w:t>
            </w:r>
          </w:p>
        </w:tc>
        <w:tc>
          <w:tcPr>
            <w:tcW w:w="4677" w:type="dxa"/>
          </w:tcPr>
          <w:p w:rsidR="00931F7E" w:rsidRPr="00931F7E" w:rsidRDefault="00931F7E" w:rsidP="00931F7E">
            <w:pPr>
              <w:shd w:val="clear" w:color="auto" w:fill="FFFFFF"/>
              <w:spacing w:before="210" w:after="240" w:line="312" w:lineRule="atLeast"/>
              <w:outlineLvl w:val="1"/>
              <w:rPr>
                <w:rFonts w:ascii="Arial" w:eastAsia="Times New Roman" w:hAnsi="Arial" w:cs="Arial"/>
                <w:color w:val="000000"/>
                <w:sz w:val="35"/>
                <w:szCs w:val="35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000000"/>
                <w:sz w:val="35"/>
                <w:szCs w:val="35"/>
                <w:lang w:eastAsia="es-VE"/>
              </w:rPr>
              <w:t>Danos paz, Señor</w:t>
            </w:r>
          </w:p>
        </w:tc>
      </w:tr>
      <w:tr w:rsidR="00931F7E" w:rsidRPr="00931F7E" w:rsidTr="00931F7E">
        <w:tc>
          <w:tcPr>
            <w:tcW w:w="4957" w:type="dxa"/>
          </w:tcPr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Da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pacem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, </w:t>
            </w:r>
            <w:proofErr w:type="gram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Domine</w:t>
            </w:r>
            <w:proofErr w:type="gram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, in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diebus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nostris</w:t>
            </w:r>
            <w:proofErr w:type="spellEnd"/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Quia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non est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alius</w:t>
            </w:r>
            <w:proofErr w:type="spellEnd"/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Qui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pugnet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pro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nobis</w:t>
            </w:r>
            <w:proofErr w:type="spellEnd"/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Nisi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tu Deus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noster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.</w:t>
            </w:r>
          </w:p>
          <w:p w:rsidR="00931F7E" w:rsidRPr="00931F7E" w:rsidRDefault="00931F7E" w:rsidP="00931F7E">
            <w:pPr>
              <w:shd w:val="clear" w:color="auto" w:fill="FFFFFF"/>
              <w:spacing w:line="0" w:lineRule="auto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 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Fiat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pax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in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virtute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tua: et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abundantia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in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turribus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tuis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.</w:t>
            </w:r>
          </w:p>
          <w:p w:rsidR="00931F7E" w:rsidRPr="00931F7E" w:rsidRDefault="00931F7E" w:rsidP="00931F7E">
            <w:pPr>
              <w:shd w:val="clear" w:color="auto" w:fill="FFFFFF"/>
              <w:spacing w:line="0" w:lineRule="auto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 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Da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pacem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, </w:t>
            </w:r>
            <w:proofErr w:type="gram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Domine</w:t>
            </w:r>
            <w:proofErr w:type="gram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, in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diebus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nostris</w:t>
            </w:r>
            <w:proofErr w:type="spellEnd"/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Quia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non est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alius</w:t>
            </w:r>
            <w:proofErr w:type="spellEnd"/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Qui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pugnet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pro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nobis</w:t>
            </w:r>
            <w:proofErr w:type="spellEnd"/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Nisi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tu Deus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noster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.</w:t>
            </w:r>
          </w:p>
          <w:p w:rsidR="00931F7E" w:rsidRPr="00931F7E" w:rsidRDefault="00931F7E" w:rsidP="00931F7E">
            <w:pPr>
              <w:shd w:val="clear" w:color="auto" w:fill="FFFFFF"/>
              <w:spacing w:line="0" w:lineRule="auto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 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Propter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fratres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meos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et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proximos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meos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loquebar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pacem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de te:</w:t>
            </w:r>
          </w:p>
          <w:p w:rsidR="00931F7E" w:rsidRPr="00931F7E" w:rsidRDefault="00931F7E" w:rsidP="00931F7E">
            <w:pPr>
              <w:shd w:val="clear" w:color="auto" w:fill="FFFFFF"/>
              <w:spacing w:line="0" w:lineRule="auto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 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Da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pacem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, </w:t>
            </w:r>
            <w:proofErr w:type="gram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Domine</w:t>
            </w:r>
            <w:proofErr w:type="gram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, in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diebus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nostris</w:t>
            </w:r>
            <w:proofErr w:type="spellEnd"/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Quia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non est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alius</w:t>
            </w:r>
            <w:proofErr w:type="spellEnd"/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Qui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pugnet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pro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nobis</w:t>
            </w:r>
            <w:proofErr w:type="spellEnd"/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Nisi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tu Deus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noster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.</w:t>
            </w:r>
          </w:p>
          <w:p w:rsidR="00931F7E" w:rsidRPr="00931F7E" w:rsidRDefault="00931F7E" w:rsidP="00931F7E">
            <w:pPr>
              <w:shd w:val="clear" w:color="auto" w:fill="FFFFFF"/>
              <w:spacing w:line="0" w:lineRule="auto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 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Propter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domum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Domini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Dei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nostri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quaesivi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bona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tibi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.</w:t>
            </w:r>
          </w:p>
          <w:p w:rsidR="00931F7E" w:rsidRPr="00931F7E" w:rsidRDefault="00931F7E" w:rsidP="00931F7E">
            <w:pPr>
              <w:shd w:val="clear" w:color="auto" w:fill="FFFFFF"/>
              <w:spacing w:line="0" w:lineRule="auto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 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Da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pacem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, </w:t>
            </w:r>
            <w:proofErr w:type="gram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Domine</w:t>
            </w:r>
            <w:proofErr w:type="gram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, in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diebus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nostris</w:t>
            </w:r>
            <w:proofErr w:type="spellEnd"/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Quia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non est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alius</w:t>
            </w:r>
            <w:proofErr w:type="spellEnd"/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Qui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pugnet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pro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nobis</w:t>
            </w:r>
            <w:proofErr w:type="spellEnd"/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Nisi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tu Deus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noster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.</w:t>
            </w:r>
          </w:p>
          <w:p w:rsidR="00931F7E" w:rsidRPr="00931F7E" w:rsidRDefault="00931F7E" w:rsidP="00931F7E">
            <w:pPr>
              <w:shd w:val="clear" w:color="auto" w:fill="FFFFFF"/>
              <w:spacing w:line="0" w:lineRule="auto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 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lastRenderedPageBreak/>
              <w:t>Rogate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quae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ad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pacem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sunt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Jerusalem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: et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abundantia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diligentibus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te.</w:t>
            </w:r>
          </w:p>
          <w:p w:rsidR="00931F7E" w:rsidRPr="00931F7E" w:rsidRDefault="00931F7E" w:rsidP="00931F7E">
            <w:pPr>
              <w:shd w:val="clear" w:color="auto" w:fill="FFFFFF"/>
              <w:spacing w:line="0" w:lineRule="auto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 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Da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pacem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, </w:t>
            </w:r>
            <w:proofErr w:type="gram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Domine</w:t>
            </w:r>
            <w:proofErr w:type="gram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, in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diebus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nostris</w:t>
            </w:r>
            <w:proofErr w:type="spellEnd"/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Quia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non est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alius</w:t>
            </w:r>
            <w:proofErr w:type="spellEnd"/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Qui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pugnet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pro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nobis</w:t>
            </w:r>
            <w:proofErr w:type="spellEnd"/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Nisi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tu Deus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noster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.</w:t>
            </w:r>
          </w:p>
          <w:p w:rsidR="00931F7E" w:rsidRPr="00931F7E" w:rsidRDefault="00931F7E" w:rsidP="00931F7E">
            <w:pPr>
              <w:shd w:val="clear" w:color="auto" w:fill="FFFFFF"/>
              <w:spacing w:line="0" w:lineRule="auto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 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Gloria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Patri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</w:t>
            </w:r>
            <w:proofErr w:type="gram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et Filio</w:t>
            </w:r>
            <w:proofErr w:type="gram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et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Spiritui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Sancto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,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sicut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erat in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principio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et nunc et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semper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, et in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saecula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saeculorum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.</w:t>
            </w:r>
          </w:p>
          <w:p w:rsidR="00931F7E" w:rsidRPr="00931F7E" w:rsidRDefault="00931F7E" w:rsidP="00931F7E">
            <w:pPr>
              <w:shd w:val="clear" w:color="auto" w:fill="FFFFFF"/>
              <w:spacing w:line="0" w:lineRule="auto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 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Amen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.</w:t>
            </w:r>
          </w:p>
          <w:p w:rsidR="00931F7E" w:rsidRPr="00931F7E" w:rsidRDefault="00931F7E" w:rsidP="00931F7E">
            <w:pPr>
              <w:shd w:val="clear" w:color="auto" w:fill="FFFFFF"/>
              <w:spacing w:line="0" w:lineRule="auto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 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Da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pacem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, </w:t>
            </w:r>
            <w:proofErr w:type="gram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Domine</w:t>
            </w:r>
            <w:proofErr w:type="gram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, in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diebus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nostris</w:t>
            </w:r>
            <w:proofErr w:type="spellEnd"/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Quia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non est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alius</w:t>
            </w:r>
            <w:proofErr w:type="spellEnd"/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Qui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pugnet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pro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nobis</w:t>
            </w:r>
            <w:proofErr w:type="spellEnd"/>
          </w:p>
          <w:p w:rsidR="00931F7E" w:rsidRDefault="00931F7E" w:rsidP="00931F7E">
            <w:pPr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</w:pP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Nisi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 xml:space="preserve"> tu Deus </w:t>
            </w:r>
            <w:proofErr w:type="spellStart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noster</w:t>
            </w:r>
            <w:proofErr w:type="spellEnd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val="pt-BR" w:eastAsia="es-VE"/>
              </w:rPr>
              <w:t>.</w:t>
            </w:r>
          </w:p>
        </w:tc>
        <w:tc>
          <w:tcPr>
            <w:tcW w:w="4677" w:type="dxa"/>
          </w:tcPr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bookmarkStart w:id="1" w:name="_GoBack"/>
            <w:bookmarkEnd w:id="1"/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lastRenderedPageBreak/>
              <w:t>[Coro:]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Danos paz, Señor, en nuestro día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porque no hay otro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que luche por nosotros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si no tú, nuestro Dios.</w:t>
            </w:r>
          </w:p>
          <w:p w:rsidR="00931F7E" w:rsidRPr="00931F7E" w:rsidRDefault="00931F7E" w:rsidP="00931F7E">
            <w:pPr>
              <w:shd w:val="clear" w:color="auto" w:fill="FFFFFF"/>
              <w:spacing w:line="0" w:lineRule="auto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 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1. Que haya paz en tus muros y abundancia en tus palacios.</w:t>
            </w:r>
          </w:p>
          <w:p w:rsidR="00931F7E" w:rsidRPr="00931F7E" w:rsidRDefault="00931F7E" w:rsidP="00931F7E">
            <w:pPr>
              <w:shd w:val="clear" w:color="auto" w:fill="FFFFFF"/>
              <w:spacing w:line="0" w:lineRule="auto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 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[Coro:]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Danos paz, Señor, en nuestro tiempo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porque no hay otro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que luche por nosotros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si no tú, nuestro Dios.</w:t>
            </w:r>
          </w:p>
          <w:p w:rsidR="00931F7E" w:rsidRPr="00931F7E" w:rsidRDefault="00931F7E" w:rsidP="00931F7E">
            <w:pPr>
              <w:shd w:val="clear" w:color="auto" w:fill="FFFFFF"/>
              <w:spacing w:line="0" w:lineRule="auto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 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2. Por el bien de mis hermanos e amigos: que la paz este contigo.</w:t>
            </w:r>
          </w:p>
          <w:p w:rsidR="00931F7E" w:rsidRPr="00931F7E" w:rsidRDefault="00931F7E" w:rsidP="00931F7E">
            <w:pPr>
              <w:shd w:val="clear" w:color="auto" w:fill="FFFFFF"/>
              <w:spacing w:line="0" w:lineRule="auto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 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[Coro:]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Danos paz, Señor, en nuestro día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porque no hay otro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que luche por nosotros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si no tú, nuestro Dios.</w:t>
            </w:r>
          </w:p>
          <w:p w:rsidR="00931F7E" w:rsidRPr="00931F7E" w:rsidRDefault="00931F7E" w:rsidP="00931F7E">
            <w:pPr>
              <w:shd w:val="clear" w:color="auto" w:fill="FFFFFF"/>
              <w:spacing w:line="0" w:lineRule="auto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 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3. Por amor a la casa de nuestro Dios, ruego que prosperes.</w:t>
            </w:r>
          </w:p>
          <w:p w:rsidR="00931F7E" w:rsidRPr="00931F7E" w:rsidRDefault="00931F7E" w:rsidP="00931F7E">
            <w:pPr>
              <w:shd w:val="clear" w:color="auto" w:fill="FFFFFF"/>
              <w:spacing w:line="0" w:lineRule="auto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 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[Coro:]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Danos paz, Señor, en nuestro día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lastRenderedPageBreak/>
              <w:t>porque no hay otro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que luche por nosotros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si no tú, nuestro Dios.</w:t>
            </w:r>
          </w:p>
          <w:p w:rsidR="00931F7E" w:rsidRPr="00931F7E" w:rsidRDefault="00931F7E" w:rsidP="00931F7E">
            <w:pPr>
              <w:shd w:val="clear" w:color="auto" w:fill="FFFFFF"/>
              <w:spacing w:line="0" w:lineRule="auto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 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4. Pide la paz para Jerusalén: y abundancia en ellos que te aman.</w:t>
            </w:r>
          </w:p>
          <w:p w:rsidR="00931F7E" w:rsidRPr="00931F7E" w:rsidRDefault="00931F7E" w:rsidP="00931F7E">
            <w:pPr>
              <w:shd w:val="clear" w:color="auto" w:fill="FFFFFF"/>
              <w:spacing w:line="0" w:lineRule="auto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 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[Coro:]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Danos paz, Señor, en nuestro tiempo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porque no hay otro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que luche por nosotros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si no tú, nuestro Dios.</w:t>
            </w:r>
          </w:p>
          <w:p w:rsidR="00931F7E" w:rsidRPr="00931F7E" w:rsidRDefault="00931F7E" w:rsidP="00931F7E">
            <w:pPr>
              <w:shd w:val="clear" w:color="auto" w:fill="FFFFFF"/>
              <w:spacing w:line="0" w:lineRule="auto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 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5. Gloria al Padre y al Hijo y al Espíritu Santo, como era en el principio ahora y siempre, por los siglos de los siglos.</w:t>
            </w:r>
          </w:p>
          <w:p w:rsidR="00931F7E" w:rsidRPr="00931F7E" w:rsidRDefault="00931F7E" w:rsidP="00931F7E">
            <w:pPr>
              <w:shd w:val="clear" w:color="auto" w:fill="FFFFFF"/>
              <w:spacing w:line="0" w:lineRule="auto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 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Amén</w:t>
            </w:r>
          </w:p>
          <w:p w:rsidR="00931F7E" w:rsidRPr="00931F7E" w:rsidRDefault="00931F7E" w:rsidP="00931F7E">
            <w:pPr>
              <w:shd w:val="clear" w:color="auto" w:fill="FFFFFF"/>
              <w:spacing w:line="0" w:lineRule="auto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 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[Coro:]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Danos paz, Señor, en nuestro día</w:t>
            </w:r>
          </w:p>
          <w:p w:rsidR="00931F7E" w:rsidRPr="00931F7E" w:rsidRDefault="00931F7E" w:rsidP="00931F7E">
            <w:pPr>
              <w:shd w:val="clear" w:color="auto" w:fill="FFFFFF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porque no hay otro</w:t>
            </w:r>
          </w:p>
          <w:p w:rsidR="00931F7E" w:rsidRPr="00931F7E" w:rsidRDefault="00931F7E" w:rsidP="00931F7E">
            <w:pPr>
              <w:shd w:val="clear" w:color="auto" w:fill="FFF8DC"/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que luche por nosotros</w:t>
            </w:r>
          </w:p>
          <w:p w:rsidR="00931F7E" w:rsidRPr="00931F7E" w:rsidRDefault="00931F7E" w:rsidP="00931F7E">
            <w:pPr>
              <w:spacing w:line="351" w:lineRule="atLeast"/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</w:pPr>
            <w:r w:rsidRPr="00931F7E">
              <w:rPr>
                <w:rFonts w:ascii="Arial" w:eastAsia="Times New Roman" w:hAnsi="Arial" w:cs="Arial"/>
                <w:color w:val="1A1A1A"/>
                <w:sz w:val="23"/>
                <w:szCs w:val="23"/>
                <w:lang w:eastAsia="es-VE"/>
              </w:rPr>
              <w:t>si no tú, nuestro Dios.</w:t>
            </w:r>
          </w:p>
        </w:tc>
      </w:tr>
    </w:tbl>
    <w:p w:rsidR="00931F7E" w:rsidRPr="00931F7E" w:rsidRDefault="00931F7E" w:rsidP="00931F7E">
      <w:pPr>
        <w:shd w:val="clear" w:color="auto" w:fill="FFFFFF"/>
        <w:spacing w:after="0" w:line="351" w:lineRule="atLeast"/>
        <w:rPr>
          <w:rFonts w:ascii="Arial" w:eastAsia="Times New Roman" w:hAnsi="Arial" w:cs="Arial"/>
          <w:color w:val="1A1A1A"/>
          <w:sz w:val="23"/>
          <w:szCs w:val="23"/>
          <w:lang w:eastAsia="es-VE"/>
        </w:rPr>
      </w:pPr>
    </w:p>
    <w:p w:rsidR="00931F7E" w:rsidRPr="00931F7E" w:rsidRDefault="00931F7E" w:rsidP="00931F7E">
      <w:pPr>
        <w:shd w:val="clear" w:color="auto" w:fill="FFFFFF"/>
        <w:spacing w:after="0" w:line="351" w:lineRule="atLeast"/>
        <w:rPr>
          <w:rFonts w:ascii="Arial" w:eastAsia="Times New Roman" w:hAnsi="Arial" w:cs="Arial"/>
          <w:color w:val="1A1A1A"/>
          <w:sz w:val="23"/>
          <w:szCs w:val="23"/>
          <w:lang w:eastAsia="es-VE"/>
        </w:rPr>
      </w:pPr>
    </w:p>
    <w:p w:rsidR="00931F7E" w:rsidRPr="00931F7E" w:rsidRDefault="00931F7E" w:rsidP="00931F7E">
      <w:pPr>
        <w:shd w:val="clear" w:color="auto" w:fill="FFF8DC"/>
        <w:spacing w:line="351" w:lineRule="atLeast"/>
        <w:rPr>
          <w:rFonts w:ascii="Arial" w:eastAsia="Times New Roman" w:hAnsi="Arial" w:cs="Arial"/>
          <w:color w:val="1A1A1A"/>
          <w:sz w:val="23"/>
          <w:szCs w:val="23"/>
          <w:lang w:eastAsia="es-VE"/>
        </w:rPr>
      </w:pPr>
    </w:p>
    <w:p w:rsidR="00931F7E" w:rsidRPr="00931F7E" w:rsidRDefault="00931F7E" w:rsidP="00931F7E">
      <w:pPr>
        <w:shd w:val="clear" w:color="auto" w:fill="FFFFFF"/>
        <w:spacing w:after="0" w:line="0" w:lineRule="auto"/>
        <w:rPr>
          <w:rFonts w:ascii="Arial" w:eastAsia="Times New Roman" w:hAnsi="Arial" w:cs="Arial"/>
          <w:color w:val="1A1A1A"/>
          <w:sz w:val="23"/>
          <w:szCs w:val="23"/>
          <w:lang w:eastAsia="es-VE"/>
        </w:rPr>
      </w:pPr>
      <w:r w:rsidRPr="00931F7E">
        <w:rPr>
          <w:rFonts w:ascii="Arial" w:eastAsia="Times New Roman" w:hAnsi="Arial" w:cs="Arial"/>
          <w:color w:val="1A1A1A"/>
          <w:sz w:val="23"/>
          <w:szCs w:val="23"/>
          <w:lang w:eastAsia="es-VE"/>
        </w:rPr>
        <w:t> </w:t>
      </w:r>
    </w:p>
    <w:p w:rsidR="00931F7E" w:rsidRPr="00931F7E" w:rsidRDefault="00931F7E" w:rsidP="00931F7E">
      <w:pPr>
        <w:shd w:val="clear" w:color="auto" w:fill="FFFFFF"/>
        <w:spacing w:line="300" w:lineRule="atLeast"/>
        <w:rPr>
          <w:rFonts w:ascii="Arial" w:eastAsia="Times New Roman" w:hAnsi="Arial" w:cs="Arial"/>
          <w:color w:val="1A1A1A"/>
          <w:sz w:val="21"/>
          <w:szCs w:val="21"/>
          <w:lang w:val="pt-BR" w:eastAsia="es-VE"/>
        </w:rPr>
      </w:pPr>
      <w:r w:rsidRPr="00931F7E">
        <w:rPr>
          <w:rFonts w:ascii="Arial" w:eastAsia="Times New Roman" w:hAnsi="Arial" w:cs="Arial"/>
          <w:color w:val="1A1A1A"/>
          <w:sz w:val="21"/>
          <w:szCs w:val="21"/>
          <w:lang w:val="pt-BR" w:eastAsia="es-VE"/>
        </w:rPr>
        <w:t>Publicado por </w:t>
      </w:r>
      <w:hyperlink r:id="rId10" w:history="1">
        <w:r w:rsidRPr="00931F7E">
          <w:rPr>
            <w:rFonts w:ascii="Arial" w:eastAsia="Times New Roman" w:hAnsi="Arial" w:cs="Arial"/>
            <w:noProof/>
            <w:color w:val="800080"/>
            <w:sz w:val="21"/>
            <w:szCs w:val="21"/>
            <w:lang w:eastAsia="es-VE"/>
          </w:rPr>
          <w:drawing>
            <wp:inline distT="0" distB="0" distL="0" distR="0">
              <wp:extent cx="476250" cy="476250"/>
              <wp:effectExtent l="0" t="0" r="0" b="0"/>
              <wp:docPr id="7" name="Imagem 7" descr="um bra">
                <a:hlinkClick xmlns:a="http://schemas.openxmlformats.org/drawingml/2006/main" r:id="rId10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um bra">
                        <a:hlinkClick r:id="rId10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7625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931F7E">
          <w:rPr>
            <w:rFonts w:ascii="Arial" w:eastAsia="Times New Roman" w:hAnsi="Arial" w:cs="Arial"/>
            <w:color w:val="800080"/>
            <w:sz w:val="21"/>
            <w:szCs w:val="21"/>
            <w:u w:val="single"/>
            <w:lang w:val="pt-BR" w:eastAsia="es-VE"/>
          </w:rPr>
          <w:t xml:space="preserve">um </w:t>
        </w:r>
        <w:proofErr w:type="spellStart"/>
        <w:r w:rsidRPr="00931F7E">
          <w:rPr>
            <w:rFonts w:ascii="Arial" w:eastAsia="Times New Roman" w:hAnsi="Arial" w:cs="Arial"/>
            <w:color w:val="800080"/>
            <w:sz w:val="21"/>
            <w:szCs w:val="21"/>
            <w:u w:val="single"/>
            <w:lang w:val="pt-BR" w:eastAsia="es-VE"/>
          </w:rPr>
          <w:t>bra</w:t>
        </w:r>
        <w:proofErr w:type="spellEnd"/>
      </w:hyperlink>
      <w:r w:rsidRPr="00931F7E">
        <w:rPr>
          <w:rFonts w:ascii="Arial" w:eastAsia="Times New Roman" w:hAnsi="Arial" w:cs="Arial"/>
          <w:color w:val="1A1A1A"/>
          <w:sz w:val="21"/>
          <w:szCs w:val="21"/>
          <w:lang w:val="pt-BR" w:eastAsia="es-VE"/>
        </w:rPr>
        <w:t> </w:t>
      </w:r>
      <w:proofErr w:type="spellStart"/>
      <w:r w:rsidRPr="00931F7E">
        <w:rPr>
          <w:rFonts w:ascii="Arial" w:eastAsia="Times New Roman" w:hAnsi="Arial" w:cs="Arial"/>
          <w:color w:val="1A1A1A"/>
          <w:sz w:val="21"/>
          <w:szCs w:val="21"/>
          <w:lang w:val="pt-BR" w:eastAsia="es-VE"/>
        </w:rPr>
        <w:t>el</w:t>
      </w:r>
      <w:proofErr w:type="spellEnd"/>
      <w:r w:rsidRPr="00931F7E">
        <w:rPr>
          <w:rFonts w:ascii="Arial" w:eastAsia="Times New Roman" w:hAnsi="Arial" w:cs="Arial"/>
          <w:color w:val="1A1A1A"/>
          <w:sz w:val="21"/>
          <w:szCs w:val="21"/>
          <w:lang w:val="pt-BR" w:eastAsia="es-VE"/>
        </w:rPr>
        <w:t xml:space="preserve"> </w:t>
      </w:r>
      <w:proofErr w:type="spellStart"/>
      <w:r w:rsidRPr="00931F7E">
        <w:rPr>
          <w:rFonts w:ascii="Arial" w:eastAsia="Times New Roman" w:hAnsi="Arial" w:cs="Arial"/>
          <w:color w:val="1A1A1A"/>
          <w:sz w:val="21"/>
          <w:szCs w:val="21"/>
          <w:lang w:val="pt-BR" w:eastAsia="es-VE"/>
        </w:rPr>
        <w:t>Mié</w:t>
      </w:r>
      <w:proofErr w:type="spellEnd"/>
      <w:r w:rsidRPr="00931F7E">
        <w:rPr>
          <w:rFonts w:ascii="Arial" w:eastAsia="Times New Roman" w:hAnsi="Arial" w:cs="Arial"/>
          <w:color w:val="1A1A1A"/>
          <w:sz w:val="21"/>
          <w:szCs w:val="21"/>
          <w:lang w:val="pt-BR" w:eastAsia="es-VE"/>
        </w:rPr>
        <w:t>, 29/07/2015 - 01:25</w:t>
      </w:r>
    </w:p>
    <w:p w:rsidR="00931F7E" w:rsidRPr="00931F7E" w:rsidRDefault="00931F7E" w:rsidP="00931F7E">
      <w:pPr>
        <w:shd w:val="clear" w:color="auto" w:fill="FFFFFF"/>
        <w:spacing w:line="300" w:lineRule="atLeast"/>
        <w:rPr>
          <w:rFonts w:ascii="Arial" w:eastAsia="Times New Roman" w:hAnsi="Arial" w:cs="Arial"/>
          <w:color w:val="1A1A1A"/>
          <w:sz w:val="21"/>
          <w:szCs w:val="21"/>
          <w:lang w:eastAsia="es-VE"/>
        </w:rPr>
      </w:pPr>
      <w:r w:rsidRPr="00931F7E">
        <w:rPr>
          <w:rFonts w:ascii="Arial" w:eastAsia="Times New Roman" w:hAnsi="Arial" w:cs="Arial"/>
          <w:color w:val="1A1A1A"/>
          <w:sz w:val="21"/>
          <w:szCs w:val="21"/>
          <w:lang w:eastAsia="es-VE"/>
        </w:rPr>
        <w:t>Editado por última vez por </w:t>
      </w:r>
      <w:hyperlink r:id="rId12" w:history="1">
        <w:r w:rsidRPr="00931F7E">
          <w:rPr>
            <w:rFonts w:ascii="Arial" w:eastAsia="Times New Roman" w:hAnsi="Arial" w:cs="Arial"/>
            <w:noProof/>
            <w:color w:val="800080"/>
            <w:sz w:val="21"/>
            <w:szCs w:val="21"/>
            <w:lang w:eastAsia="es-VE"/>
          </w:rPr>
          <w:drawing>
            <wp:inline distT="0" distB="0" distL="0" distR="0">
              <wp:extent cx="445770" cy="476250"/>
              <wp:effectExtent l="0" t="0" r="0" b="0"/>
              <wp:docPr id="6" name="Imagem 6" descr="Ww Ww">
                <a:hlinkClick xmlns:a="http://schemas.openxmlformats.org/drawingml/2006/main" r:id="rId12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Ww Ww">
                        <a:hlinkClick r:id="rId12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4577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proofErr w:type="spellStart"/>
        <w:r w:rsidRPr="00931F7E">
          <w:rPr>
            <w:rFonts w:ascii="Arial" w:eastAsia="Times New Roman" w:hAnsi="Arial" w:cs="Arial"/>
            <w:color w:val="800080"/>
            <w:sz w:val="21"/>
            <w:szCs w:val="21"/>
            <w:u w:val="single"/>
            <w:lang w:eastAsia="es-VE"/>
          </w:rPr>
          <w:t>Ww</w:t>
        </w:r>
        <w:proofErr w:type="spellEnd"/>
        <w:r w:rsidRPr="00931F7E">
          <w:rPr>
            <w:rFonts w:ascii="Arial" w:eastAsia="Times New Roman" w:hAnsi="Arial" w:cs="Arial"/>
            <w:color w:val="800080"/>
            <w:sz w:val="21"/>
            <w:szCs w:val="21"/>
            <w:u w:val="single"/>
            <w:lang w:eastAsia="es-VE"/>
          </w:rPr>
          <w:t xml:space="preserve"> </w:t>
        </w:r>
        <w:proofErr w:type="spellStart"/>
        <w:r w:rsidRPr="00931F7E">
          <w:rPr>
            <w:rFonts w:ascii="Arial" w:eastAsia="Times New Roman" w:hAnsi="Arial" w:cs="Arial"/>
            <w:color w:val="800080"/>
            <w:sz w:val="21"/>
            <w:szCs w:val="21"/>
            <w:u w:val="single"/>
            <w:lang w:eastAsia="es-VE"/>
          </w:rPr>
          <w:t>Ww</w:t>
        </w:r>
        <w:proofErr w:type="spellEnd"/>
      </w:hyperlink>
      <w:r w:rsidRPr="00931F7E">
        <w:rPr>
          <w:rFonts w:ascii="Arial" w:eastAsia="Times New Roman" w:hAnsi="Arial" w:cs="Arial"/>
          <w:color w:val="1A1A1A"/>
          <w:sz w:val="21"/>
          <w:szCs w:val="21"/>
          <w:lang w:eastAsia="es-VE"/>
        </w:rPr>
        <w:t> el Lun, 14/01/2019 - 00:33</w:t>
      </w:r>
    </w:p>
    <w:p w:rsidR="00931F7E" w:rsidRPr="00931F7E" w:rsidRDefault="00931F7E" w:rsidP="00931F7E">
      <w:pPr>
        <w:shd w:val="clear" w:color="auto" w:fill="FFFFFF"/>
        <w:spacing w:after="75" w:line="240" w:lineRule="auto"/>
        <w:rPr>
          <w:rFonts w:ascii="Arial" w:eastAsia="Times New Roman" w:hAnsi="Arial" w:cs="Arial"/>
          <w:b/>
          <w:bCs/>
          <w:color w:val="444444"/>
          <w:sz w:val="20"/>
          <w:szCs w:val="20"/>
          <w:lang w:eastAsia="es-VE"/>
        </w:rPr>
      </w:pPr>
      <w:r w:rsidRPr="00931F7E">
        <w:rPr>
          <w:rFonts w:ascii="Arial" w:eastAsia="Times New Roman" w:hAnsi="Arial" w:cs="Arial"/>
          <w:b/>
          <w:bCs/>
          <w:color w:val="444444"/>
          <w:sz w:val="20"/>
          <w:szCs w:val="20"/>
          <w:lang w:eastAsia="es-VE"/>
        </w:rPr>
        <w:t xml:space="preserve">Comentarios del </w:t>
      </w:r>
      <w:proofErr w:type="spellStart"/>
      <w:r w:rsidRPr="00931F7E">
        <w:rPr>
          <w:rFonts w:ascii="Arial" w:eastAsia="Times New Roman" w:hAnsi="Arial" w:cs="Arial"/>
          <w:b/>
          <w:bCs/>
          <w:color w:val="444444"/>
          <w:sz w:val="20"/>
          <w:szCs w:val="20"/>
          <w:lang w:eastAsia="es-VE"/>
        </w:rPr>
        <w:t>uploader</w:t>
      </w:r>
      <w:proofErr w:type="spellEnd"/>
      <w:r w:rsidRPr="00931F7E">
        <w:rPr>
          <w:rFonts w:ascii="Arial" w:eastAsia="Times New Roman" w:hAnsi="Arial" w:cs="Arial"/>
          <w:b/>
          <w:bCs/>
          <w:color w:val="444444"/>
          <w:sz w:val="20"/>
          <w:szCs w:val="20"/>
          <w:lang w:eastAsia="es-VE"/>
        </w:rPr>
        <w:t>:</w:t>
      </w:r>
    </w:p>
    <w:p w:rsidR="00931F7E" w:rsidRPr="00931F7E" w:rsidRDefault="00931F7E" w:rsidP="00931F7E">
      <w:pPr>
        <w:shd w:val="clear" w:color="auto" w:fill="FFFFFF"/>
        <w:spacing w:line="240" w:lineRule="auto"/>
        <w:rPr>
          <w:rFonts w:ascii="Arial" w:eastAsia="Times New Roman" w:hAnsi="Arial" w:cs="Arial"/>
          <w:color w:val="323232"/>
          <w:sz w:val="21"/>
          <w:szCs w:val="21"/>
          <w:lang w:eastAsia="es-VE"/>
        </w:rPr>
      </w:pP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from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manuscript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"Chantilly, Museo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Condé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Ms. XVIII b12", XII cent.</w:t>
      </w:r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br/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Psalm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121/122.</w:t>
      </w:r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br/>
      </w:r>
      <w:hyperlink r:id="rId14" w:history="1">
        <w:r w:rsidRPr="00931F7E">
          <w:rPr>
            <w:rFonts w:ascii="Arial" w:eastAsia="Times New Roman" w:hAnsi="Arial" w:cs="Arial"/>
            <w:color w:val="800080"/>
            <w:sz w:val="21"/>
            <w:szCs w:val="21"/>
            <w:u w:val="single"/>
            <w:lang w:eastAsia="es-VE"/>
          </w:rPr>
          <w:t>https://es.wikipedia.org/wiki/Le_Chant_des_Templiers</w:t>
        </w:r>
      </w:hyperlink>
    </w:p>
    <w:p w:rsidR="00931F7E" w:rsidRPr="00931F7E" w:rsidRDefault="00931F7E" w:rsidP="00931F7E">
      <w:pPr>
        <w:shd w:val="clear" w:color="auto" w:fill="000000"/>
        <w:spacing w:line="240" w:lineRule="auto"/>
        <w:rPr>
          <w:rFonts w:ascii="Arial" w:eastAsia="Times New Roman" w:hAnsi="Arial" w:cs="Arial"/>
          <w:color w:val="1A1A1A"/>
          <w:sz w:val="23"/>
          <w:szCs w:val="23"/>
          <w:lang w:eastAsia="es-VE"/>
        </w:rPr>
      </w:pPr>
      <w:r w:rsidRPr="00931F7E">
        <w:rPr>
          <w:rFonts w:ascii="Arial" w:eastAsia="Times New Roman" w:hAnsi="Arial" w:cs="Arial"/>
          <w:noProof/>
          <w:color w:val="1A1A1A"/>
          <w:sz w:val="23"/>
          <w:szCs w:val="23"/>
          <w:lang w:eastAsia="es-VE"/>
        </w:rPr>
        <w:lastRenderedPageBreak/>
        <w:drawing>
          <wp:inline distT="0" distB="0" distL="0" distR="0">
            <wp:extent cx="4572000" cy="3427095"/>
            <wp:effectExtent l="0" t="0" r="0" b="1905"/>
            <wp:docPr id="5" name="Imagem 5" descr="https://i.ytimg.com/vi/M0d4qM7gCH8/hqdefaul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.ytimg.com/vi/M0d4qM7gCH8/hqdefault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F7E" w:rsidRPr="00931F7E" w:rsidRDefault="00931F7E" w:rsidP="00931F7E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1A1A1A"/>
          <w:sz w:val="21"/>
          <w:szCs w:val="21"/>
          <w:lang w:eastAsia="es-VE"/>
        </w:rPr>
      </w:pPr>
      <w:r w:rsidRPr="00931F7E">
        <w:rPr>
          <w:rFonts w:ascii="Arial" w:eastAsia="Times New Roman" w:hAnsi="Arial" w:cs="Arial"/>
          <w:color w:val="1A1A1A"/>
          <w:sz w:val="21"/>
          <w:szCs w:val="21"/>
          <w:lang w:eastAsia="es-VE"/>
        </w:rPr>
        <w:t xml:space="preserve">traducción al </w:t>
      </w:r>
      <w:proofErr w:type="gramStart"/>
      <w:r w:rsidRPr="00931F7E">
        <w:rPr>
          <w:rFonts w:ascii="Arial" w:eastAsia="Times New Roman" w:hAnsi="Arial" w:cs="Arial"/>
          <w:color w:val="1A1A1A"/>
          <w:sz w:val="21"/>
          <w:szCs w:val="21"/>
          <w:lang w:eastAsia="es-VE"/>
        </w:rPr>
        <w:t>Español</w:t>
      </w:r>
      <w:proofErr w:type="gramEnd"/>
    </w:p>
    <w:p w:rsidR="00931F7E" w:rsidRPr="00931F7E" w:rsidRDefault="00931F7E" w:rsidP="00931F7E">
      <w:pPr>
        <w:shd w:val="clear" w:color="auto" w:fill="FFD241"/>
        <w:spacing w:after="75" w:line="315" w:lineRule="atLeast"/>
        <w:rPr>
          <w:rFonts w:ascii="Arial" w:eastAsia="Times New Roman" w:hAnsi="Arial" w:cs="Arial"/>
          <w:color w:val="1A1A1A"/>
          <w:sz w:val="21"/>
          <w:szCs w:val="21"/>
          <w:lang w:eastAsia="es-VE"/>
        </w:rPr>
      </w:pPr>
      <w:r w:rsidRPr="00931F7E">
        <w:rPr>
          <w:rFonts w:ascii="Arial" w:eastAsia="Times New Roman" w:hAnsi="Arial" w:cs="Arial"/>
          <w:noProof/>
          <w:color w:val="1A1A1A"/>
          <w:sz w:val="21"/>
          <w:szCs w:val="21"/>
          <w:lang w:eastAsia="es-VE"/>
        </w:rPr>
        <w:drawing>
          <wp:inline distT="0" distB="0" distL="0" distR="0">
            <wp:extent cx="153670" cy="153670"/>
            <wp:effectExtent l="0" t="0" r="0" b="0"/>
            <wp:docPr id="4" name="Imagem 4" descr="Alinear párraf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linear párrafo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F7E" w:rsidRPr="00931F7E" w:rsidRDefault="00931F7E" w:rsidP="00931F7E">
      <w:pPr>
        <w:shd w:val="clear" w:color="auto" w:fill="FFFFFF"/>
        <w:spacing w:line="351" w:lineRule="atLeast"/>
        <w:rPr>
          <w:rFonts w:ascii="Arial" w:eastAsia="Times New Roman" w:hAnsi="Arial" w:cs="Arial"/>
          <w:color w:val="1A1A1A"/>
          <w:sz w:val="23"/>
          <w:szCs w:val="23"/>
          <w:lang w:eastAsia="es-VE"/>
        </w:rPr>
      </w:pPr>
    </w:p>
    <w:p w:rsidR="00931F7E" w:rsidRPr="00931F7E" w:rsidRDefault="00931F7E" w:rsidP="00931F7E">
      <w:pPr>
        <w:shd w:val="clear" w:color="auto" w:fill="FFFFFF"/>
        <w:spacing w:line="0" w:lineRule="auto"/>
        <w:rPr>
          <w:rFonts w:ascii="Arial" w:eastAsia="Times New Roman" w:hAnsi="Arial" w:cs="Arial"/>
          <w:color w:val="1A1A1A"/>
          <w:sz w:val="23"/>
          <w:szCs w:val="23"/>
          <w:lang w:eastAsia="es-VE"/>
        </w:rPr>
      </w:pPr>
      <w:r w:rsidRPr="00931F7E">
        <w:rPr>
          <w:rFonts w:ascii="Arial" w:eastAsia="Times New Roman" w:hAnsi="Arial" w:cs="Arial"/>
          <w:color w:val="1A1A1A"/>
          <w:sz w:val="23"/>
          <w:szCs w:val="23"/>
          <w:lang w:eastAsia="es-VE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8"/>
        <w:gridCol w:w="1335"/>
        <w:gridCol w:w="1335"/>
      </w:tblGrid>
      <w:tr w:rsidR="00931F7E" w:rsidRPr="00931F7E" w:rsidTr="00931F7E">
        <w:tc>
          <w:tcPr>
            <w:tcW w:w="0" w:type="auto"/>
            <w:tcMar>
              <w:top w:w="0" w:type="dxa"/>
              <w:left w:w="0" w:type="dxa"/>
              <w:bottom w:w="0" w:type="dxa"/>
              <w:right w:w="375" w:type="dxa"/>
            </w:tcMar>
            <w:vAlign w:val="center"/>
            <w:hideMark/>
          </w:tcPr>
          <w:p w:rsidR="00931F7E" w:rsidRPr="00931F7E" w:rsidRDefault="00931F7E" w:rsidP="0093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931F7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¡Gracias! </w:t>
            </w:r>
          </w:p>
          <w:p w:rsidR="00931F7E" w:rsidRPr="00931F7E" w:rsidRDefault="00931F7E" w:rsidP="00931F7E">
            <w:pPr>
              <w:spacing w:after="0" w:line="240" w:lineRule="auto"/>
              <w:rPr>
                <w:rFonts w:ascii="Segoe UI" w:eastAsia="Times New Roman" w:hAnsi="Segoe UI" w:cs="Segoe UI"/>
                <w:sz w:val="30"/>
                <w:szCs w:val="30"/>
                <w:lang w:eastAsia="es-VE"/>
              </w:rPr>
            </w:pPr>
            <w:r w:rsidRPr="00931F7E">
              <w:rPr>
                <w:rFonts w:ascii="Segoe UI Symbol" w:eastAsia="Times New Roman" w:hAnsi="Segoe UI Symbol" w:cs="Segoe UI Symbol"/>
                <w:sz w:val="30"/>
                <w:szCs w:val="30"/>
                <w:lang w:eastAsia="es-VE"/>
              </w:rPr>
              <w:t>❤</w:t>
            </w:r>
          </w:p>
        </w:tc>
        <w:tc>
          <w:tcPr>
            <w:tcW w:w="0" w:type="auto"/>
            <w:tcMar>
              <w:top w:w="0" w:type="dxa"/>
              <w:left w:w="375" w:type="dxa"/>
              <w:bottom w:w="0" w:type="dxa"/>
              <w:right w:w="0" w:type="dxa"/>
            </w:tcMar>
            <w:vAlign w:val="center"/>
            <w:hideMark/>
          </w:tcPr>
          <w:p w:rsidR="00931F7E" w:rsidRPr="00931F7E" w:rsidRDefault="00931F7E" w:rsidP="0093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931F7E">
              <w:rPr>
                <w:rFonts w:ascii="Times New Roman" w:eastAsia="Times New Roman" w:hAnsi="Times New Roman" w:cs="Times New Roman"/>
                <w:noProof/>
                <w:color w:val="800080"/>
                <w:sz w:val="24"/>
                <w:szCs w:val="24"/>
                <w:lang w:eastAsia="es-VE"/>
              </w:rPr>
              <w:drawing>
                <wp:inline distT="0" distB="0" distL="0" distR="0">
                  <wp:extent cx="607060" cy="607060"/>
                  <wp:effectExtent l="0" t="0" r="2540" b="2540"/>
                  <wp:docPr id="3" name="Imagem 3" descr="facebook">
                    <a:hlinkClick xmlns:a="http://schemas.openxmlformats.org/drawingml/2006/main" r:id="rId17" tgtFrame="&quot;_blank&quot;" tooltip="&quot;Share on Faceboo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acebook">
                            <a:hlinkClick r:id="rId17" tgtFrame="&quot;_blank&quot;" tooltip="&quot;Share on Faceboo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" cy="60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375" w:type="dxa"/>
              <w:bottom w:w="0" w:type="dxa"/>
              <w:right w:w="0" w:type="dxa"/>
            </w:tcMar>
            <w:vAlign w:val="center"/>
            <w:hideMark/>
          </w:tcPr>
          <w:p w:rsidR="00931F7E" w:rsidRPr="00931F7E" w:rsidRDefault="00931F7E" w:rsidP="0093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931F7E">
              <w:rPr>
                <w:rFonts w:ascii="Times New Roman" w:eastAsia="Times New Roman" w:hAnsi="Times New Roman" w:cs="Times New Roman"/>
                <w:noProof/>
                <w:color w:val="800080"/>
                <w:sz w:val="24"/>
                <w:szCs w:val="24"/>
                <w:lang w:eastAsia="es-VE"/>
              </w:rPr>
              <w:drawing>
                <wp:inline distT="0" distB="0" distL="0" distR="0">
                  <wp:extent cx="607060" cy="607060"/>
                  <wp:effectExtent l="0" t="0" r="2540" b="2540"/>
                  <wp:docPr id="2" name="Imagem 2" descr="twitter">
                    <a:hlinkClick xmlns:a="http://schemas.openxmlformats.org/drawingml/2006/main" r:id="rId19" tgtFrame="&quot;_blank&quot;" tooltip="&quot;Tweet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twitter">
                            <a:hlinkClick r:id="rId19" tgtFrame="&quot;_blank&quot;" tooltip="&quot;Tweet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" cy="60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1F7E" w:rsidRPr="00931F7E" w:rsidTr="00931F7E">
        <w:tc>
          <w:tcPr>
            <w:tcW w:w="0" w:type="auto"/>
            <w:gridSpan w:val="2"/>
            <w:vAlign w:val="center"/>
            <w:hideMark/>
          </w:tcPr>
          <w:p w:rsidR="00931F7E" w:rsidRPr="00931F7E" w:rsidRDefault="00931F7E" w:rsidP="0093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hyperlink r:id="rId21" w:anchor="ltnodethanks" w:history="1">
              <w:proofErr w:type="spellStart"/>
              <w:r w:rsidRPr="00931F7E">
                <w:rPr>
                  <w:rFonts w:ascii="Times New Roman" w:eastAsia="Times New Roman" w:hAnsi="Times New Roman" w:cs="Times New Roman"/>
                  <w:color w:val="800080"/>
                  <w:sz w:val="18"/>
                  <w:szCs w:val="18"/>
                  <w:lang w:eastAsia="es-VE"/>
                </w:rPr>
                <w:t>thanked</w:t>
              </w:r>
              <w:proofErr w:type="spellEnd"/>
              <w:r w:rsidRPr="00931F7E">
                <w:rPr>
                  <w:rFonts w:ascii="Times New Roman" w:eastAsia="Times New Roman" w:hAnsi="Times New Roman" w:cs="Times New Roman"/>
                  <w:color w:val="800080"/>
                  <w:sz w:val="18"/>
                  <w:szCs w:val="18"/>
                  <w:lang w:eastAsia="es-VE"/>
                </w:rPr>
                <w:t xml:space="preserve"> 9 times</w:t>
              </w:r>
            </w:hyperlink>
          </w:p>
        </w:tc>
        <w:tc>
          <w:tcPr>
            <w:tcW w:w="0" w:type="auto"/>
            <w:vAlign w:val="center"/>
            <w:hideMark/>
          </w:tcPr>
          <w:p w:rsidR="00931F7E" w:rsidRPr="00931F7E" w:rsidRDefault="00931F7E" w:rsidP="0093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</w:tbl>
    <w:p w:rsidR="00931F7E" w:rsidRPr="00931F7E" w:rsidRDefault="00931F7E" w:rsidP="00931F7E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23232"/>
          <w:sz w:val="21"/>
          <w:szCs w:val="21"/>
          <w:lang w:eastAsia="es-VE"/>
        </w:rPr>
      </w:pPr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No utilicen mis traducciones sin crédito o permiso. —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Don't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use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my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translations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without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credit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or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permission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.</w:t>
      </w:r>
    </w:p>
    <w:p w:rsidR="00931F7E" w:rsidRPr="00931F7E" w:rsidRDefault="00931F7E" w:rsidP="00931F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23232"/>
          <w:sz w:val="21"/>
          <w:szCs w:val="21"/>
          <w:lang w:eastAsia="es-VE"/>
        </w:rPr>
      </w:pPr>
    </w:p>
    <w:p w:rsidR="00931F7E" w:rsidRPr="00931F7E" w:rsidRDefault="00931F7E" w:rsidP="00931F7E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23232"/>
          <w:sz w:val="21"/>
          <w:szCs w:val="21"/>
          <w:lang w:eastAsia="es-VE"/>
        </w:rPr>
      </w:pPr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Tienen permiso de usar mis traducciones como base para hacer otras traducciones, pero solo en este sitio con crédito. —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You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have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permission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to use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my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translations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as a base to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make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other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translations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,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but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only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on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this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site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and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with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credit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.</w:t>
      </w:r>
    </w:p>
    <w:p w:rsidR="00931F7E" w:rsidRPr="00931F7E" w:rsidRDefault="00931F7E" w:rsidP="00931F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23232"/>
          <w:sz w:val="21"/>
          <w:szCs w:val="21"/>
          <w:lang w:eastAsia="es-VE"/>
        </w:rPr>
      </w:pPr>
    </w:p>
    <w:p w:rsidR="00931F7E" w:rsidRPr="00931F7E" w:rsidRDefault="00931F7E" w:rsidP="00931F7E">
      <w:pPr>
        <w:numPr>
          <w:ilvl w:val="0"/>
          <w:numId w:val="2"/>
        </w:numPr>
        <w:shd w:val="clear" w:color="auto" w:fill="FFFFFF"/>
        <w:spacing w:line="240" w:lineRule="auto"/>
        <w:ind w:left="0"/>
        <w:rPr>
          <w:rFonts w:ascii="Arial" w:eastAsia="Times New Roman" w:hAnsi="Arial" w:cs="Arial"/>
          <w:color w:val="323232"/>
          <w:sz w:val="21"/>
          <w:szCs w:val="21"/>
          <w:lang w:eastAsia="es-VE"/>
        </w:rPr>
      </w:pP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Terminology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: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lit.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(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literally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), lat. (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latin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term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),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pr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. (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pronunciation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). @= a/o (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for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Spanish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translations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only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, @ can be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switched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from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a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feminine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or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masculine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 xml:space="preserve"> </w:t>
      </w:r>
      <w:proofErr w:type="spellStart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perspective</w:t>
      </w:r>
      <w:proofErr w:type="spellEnd"/>
      <w:r w:rsidRPr="00931F7E">
        <w:rPr>
          <w:rFonts w:ascii="Arial" w:eastAsia="Times New Roman" w:hAnsi="Arial" w:cs="Arial"/>
          <w:color w:val="323232"/>
          <w:sz w:val="21"/>
          <w:szCs w:val="21"/>
          <w:lang w:eastAsia="es-VE"/>
        </w:rPr>
        <w:t>.</w:t>
      </w:r>
    </w:p>
    <w:p w:rsidR="00931F7E" w:rsidRPr="00931F7E" w:rsidRDefault="00931F7E" w:rsidP="00931F7E">
      <w:pPr>
        <w:shd w:val="clear" w:color="auto" w:fill="FFFFFF"/>
        <w:spacing w:line="300" w:lineRule="atLeast"/>
        <w:rPr>
          <w:rFonts w:ascii="Arial" w:eastAsia="Times New Roman" w:hAnsi="Arial" w:cs="Arial"/>
          <w:color w:val="1A1A1A"/>
          <w:sz w:val="21"/>
          <w:szCs w:val="21"/>
          <w:lang w:eastAsia="es-VE"/>
        </w:rPr>
      </w:pPr>
      <w:r w:rsidRPr="00931F7E">
        <w:rPr>
          <w:rFonts w:ascii="Arial" w:eastAsia="Times New Roman" w:hAnsi="Arial" w:cs="Arial"/>
          <w:color w:val="1A1A1A"/>
          <w:sz w:val="21"/>
          <w:szCs w:val="21"/>
          <w:lang w:eastAsia="es-VE"/>
        </w:rPr>
        <w:t>Publicado por </w:t>
      </w:r>
      <w:hyperlink r:id="rId22" w:history="1">
        <w:r w:rsidRPr="00931F7E">
          <w:rPr>
            <w:rFonts w:ascii="Arial" w:eastAsia="Times New Roman" w:hAnsi="Arial" w:cs="Arial"/>
            <w:noProof/>
            <w:color w:val="800080"/>
            <w:sz w:val="21"/>
            <w:szCs w:val="21"/>
            <w:lang w:eastAsia="es-VE"/>
          </w:rPr>
          <w:drawing>
            <wp:inline distT="0" distB="0" distL="0" distR="0">
              <wp:extent cx="476250" cy="476250"/>
              <wp:effectExtent l="0" t="0" r="0" b="0"/>
              <wp:docPr id="1" name="Imagem 1" descr="phantasmagoria">
                <a:hlinkClick xmlns:a="http://schemas.openxmlformats.org/drawingml/2006/main" r:id="rId22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 descr="phantasmagoria">
                        <a:hlinkClick r:id="rId22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2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7625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proofErr w:type="spellStart"/>
        <w:r w:rsidRPr="00931F7E">
          <w:rPr>
            <w:rFonts w:ascii="Arial" w:eastAsia="Times New Roman" w:hAnsi="Arial" w:cs="Arial"/>
            <w:color w:val="800080"/>
            <w:sz w:val="21"/>
            <w:szCs w:val="21"/>
            <w:u w:val="single"/>
            <w:lang w:eastAsia="es-VE"/>
          </w:rPr>
          <w:t>phantasmagoria</w:t>
        </w:r>
        <w:proofErr w:type="spellEnd"/>
      </w:hyperlink>
      <w:r w:rsidRPr="00931F7E">
        <w:rPr>
          <w:rFonts w:ascii="Arial" w:eastAsia="Times New Roman" w:hAnsi="Arial" w:cs="Arial"/>
          <w:color w:val="1A1A1A"/>
          <w:sz w:val="21"/>
          <w:szCs w:val="21"/>
          <w:lang w:eastAsia="es-VE"/>
        </w:rPr>
        <w:t> el Vie, 11/11/2016 - 21:58</w:t>
      </w:r>
    </w:p>
    <w:p w:rsidR="000170AF" w:rsidRDefault="00931F7E"/>
    <w:sectPr w:rsidR="000170AF" w:rsidSect="00931F7E">
      <w:pgSz w:w="12240" w:h="15840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8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7765A4"/>
    <w:multiLevelType w:val="multilevel"/>
    <w:tmpl w:val="4002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867693A"/>
    <w:multiLevelType w:val="multilevel"/>
    <w:tmpl w:val="36DA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F7E"/>
    <w:rsid w:val="0076388D"/>
    <w:rsid w:val="00931F7E"/>
    <w:rsid w:val="00DD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67E18"/>
  <w15:chartTrackingRefBased/>
  <w15:docId w15:val="{D7D78103-0EDD-4E93-B97F-07F6CF931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31F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</w:rPr>
  </w:style>
  <w:style w:type="paragraph" w:styleId="Ttulo2">
    <w:name w:val="heading 2"/>
    <w:basedOn w:val="Normal"/>
    <w:link w:val="Ttulo2Char"/>
    <w:uiPriority w:val="9"/>
    <w:qFormat/>
    <w:rsid w:val="00931F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1F7E"/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</w:rPr>
  </w:style>
  <w:style w:type="character" w:customStyle="1" w:styleId="Ttulo2Char">
    <w:name w:val="Título 2 Char"/>
    <w:basedOn w:val="Fontepargpadro"/>
    <w:link w:val="Ttulo2"/>
    <w:uiPriority w:val="9"/>
    <w:rsid w:val="00931F7E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931F7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VE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931F7E"/>
    <w:rPr>
      <w:rFonts w:ascii="Arial" w:eastAsia="Times New Roman" w:hAnsi="Arial" w:cs="Arial"/>
      <w:vanish/>
      <w:sz w:val="16"/>
      <w:szCs w:val="16"/>
      <w:lang w:eastAsia="es-VE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931F7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VE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931F7E"/>
    <w:rPr>
      <w:rFonts w:ascii="Arial" w:eastAsia="Times New Roman" w:hAnsi="Arial" w:cs="Arial"/>
      <w:vanish/>
      <w:sz w:val="16"/>
      <w:szCs w:val="16"/>
      <w:lang w:eastAsia="es-VE"/>
    </w:rPr>
  </w:style>
  <w:style w:type="character" w:styleId="Hyperlink">
    <w:name w:val="Hyperlink"/>
    <w:basedOn w:val="Fontepargpadro"/>
    <w:uiPriority w:val="99"/>
    <w:semiHidden/>
    <w:unhideWhenUsed/>
    <w:rsid w:val="00931F7E"/>
    <w:rPr>
      <w:color w:val="0000FF"/>
      <w:u w:val="single"/>
    </w:rPr>
  </w:style>
  <w:style w:type="character" w:customStyle="1" w:styleId="langsmall-languages">
    <w:name w:val="langsmall-languages"/>
    <w:basedOn w:val="Fontepargpadro"/>
    <w:rsid w:val="00931F7E"/>
  </w:style>
  <w:style w:type="paragraph" w:styleId="NormalWeb">
    <w:name w:val="Normal (Web)"/>
    <w:basedOn w:val="Normal"/>
    <w:uiPriority w:val="99"/>
    <w:semiHidden/>
    <w:unhideWhenUsed/>
    <w:rsid w:val="00931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customStyle="1" w:styleId="mobile-hide">
    <w:name w:val="mobile-hide"/>
    <w:basedOn w:val="Fontepargpadro"/>
    <w:rsid w:val="00931F7E"/>
  </w:style>
  <w:style w:type="table" w:styleId="Tabelacomgrade">
    <w:name w:val="Table Grid"/>
    <w:basedOn w:val="Tabelanormal"/>
    <w:uiPriority w:val="39"/>
    <w:rsid w:val="00931F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8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8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1753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10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5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93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778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30208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770462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CDCDB"/>
                                    <w:right w:val="none" w:sz="0" w:space="0" w:color="auto"/>
                                  </w:divBdr>
                                  <w:divsChild>
                                    <w:div w:id="88094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940658">
                                          <w:marLeft w:val="15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481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86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14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304898">
                                              <w:marLeft w:val="0"/>
                                              <w:marRight w:val="0"/>
                                              <w:marTop w:val="120"/>
                                              <w:marBottom w:val="288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237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914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807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956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6121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90855">
                                              <w:marLeft w:val="0"/>
                                              <w:marRight w:val="0"/>
                                              <w:marTop w:val="120"/>
                                              <w:marBottom w:val="288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86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421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0597927">
                                              <w:marLeft w:val="0"/>
                                              <w:marRight w:val="0"/>
                                              <w:marTop w:val="120"/>
                                              <w:marBottom w:val="288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36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923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603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9479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443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9202629">
                                              <w:marLeft w:val="0"/>
                                              <w:marRight w:val="0"/>
                                              <w:marTop w:val="120"/>
                                              <w:marBottom w:val="288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626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679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6068686">
                                              <w:marLeft w:val="0"/>
                                              <w:marRight w:val="0"/>
                                              <w:marTop w:val="120"/>
                                              <w:marBottom w:val="288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072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886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2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6589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6378027">
                                              <w:marLeft w:val="0"/>
                                              <w:marRight w:val="0"/>
                                              <w:marTop w:val="120"/>
                                              <w:marBottom w:val="288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03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79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4893725">
                                              <w:marLeft w:val="0"/>
                                              <w:marRight w:val="0"/>
                                              <w:marTop w:val="120"/>
                                              <w:marBottom w:val="288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456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021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22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9353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402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0459086">
                                              <w:marLeft w:val="0"/>
                                              <w:marRight w:val="0"/>
                                              <w:marTop w:val="120"/>
                                              <w:marBottom w:val="288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163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4688770">
                                              <w:marLeft w:val="0"/>
                                              <w:marRight w:val="0"/>
                                              <w:marTop w:val="120"/>
                                              <w:marBottom w:val="288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324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878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4287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4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731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493280">
                                              <w:marLeft w:val="0"/>
                                              <w:marRight w:val="0"/>
                                              <w:marTop w:val="120"/>
                                              <w:marBottom w:val="288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843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988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8965272">
                                              <w:marLeft w:val="0"/>
                                              <w:marRight w:val="0"/>
                                              <w:marTop w:val="120"/>
                                              <w:marBottom w:val="288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11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7886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0422996">
                                              <w:marLeft w:val="0"/>
                                              <w:marRight w:val="0"/>
                                              <w:marTop w:val="120"/>
                                              <w:marBottom w:val="288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05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2939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284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306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204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6950983">
                                  <w:marLeft w:val="0"/>
                                  <w:marRight w:val="0"/>
                                  <w:marTop w:val="0"/>
                                  <w:marBottom w:val="3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641206">
                                  <w:marLeft w:val="0"/>
                                  <w:marRight w:val="0"/>
                                  <w:marTop w:val="0"/>
                                  <w:marBottom w:val="3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0571355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792586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01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36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575808">
                                      <w:marLeft w:val="0"/>
                                      <w:marRight w:val="0"/>
                                      <w:marTop w:val="15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18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0027060">
                              <w:marLeft w:val="0"/>
                              <w:marRight w:val="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567377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CDCDB"/>
                                    <w:right w:val="none" w:sz="0" w:space="0" w:color="auto"/>
                                  </w:divBdr>
                                  <w:divsChild>
                                    <w:div w:id="93004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762747">
                                          <w:marLeft w:val="75"/>
                                          <w:marRight w:val="15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1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730452">
                                      <w:marLeft w:val="0"/>
                                      <w:marRight w:val="0"/>
                                      <w:marTop w:val="120"/>
                                      <w:marBottom w:val="288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7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001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3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29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01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20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745123">
                                      <w:marLeft w:val="0"/>
                                      <w:marRight w:val="0"/>
                                      <w:marTop w:val="120"/>
                                      <w:marBottom w:val="288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36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47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9818502">
                                      <w:marLeft w:val="0"/>
                                      <w:marRight w:val="0"/>
                                      <w:marTop w:val="120"/>
                                      <w:marBottom w:val="288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59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58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625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508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037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49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0968593">
                                      <w:marLeft w:val="0"/>
                                      <w:marRight w:val="0"/>
                                      <w:marTop w:val="120"/>
                                      <w:marBottom w:val="288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11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346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3790172">
                                      <w:marLeft w:val="0"/>
                                      <w:marRight w:val="0"/>
                                      <w:marTop w:val="120"/>
                                      <w:marBottom w:val="288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75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767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1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06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639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223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292240">
                                      <w:marLeft w:val="0"/>
                                      <w:marRight w:val="0"/>
                                      <w:marTop w:val="120"/>
                                      <w:marBottom w:val="288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51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803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880923">
                                      <w:marLeft w:val="0"/>
                                      <w:marRight w:val="0"/>
                                      <w:marTop w:val="120"/>
                                      <w:marBottom w:val="288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66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65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49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15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89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00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612085">
                                      <w:marLeft w:val="0"/>
                                      <w:marRight w:val="0"/>
                                      <w:marTop w:val="120"/>
                                      <w:marBottom w:val="288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98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797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1273390">
                                      <w:marLeft w:val="0"/>
                                      <w:marRight w:val="0"/>
                                      <w:marTop w:val="120"/>
                                      <w:marBottom w:val="288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67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37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717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31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03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620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123901">
                                      <w:marLeft w:val="0"/>
                                      <w:marRight w:val="0"/>
                                      <w:marTop w:val="120"/>
                                      <w:marBottom w:val="288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92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58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850905">
                                      <w:marLeft w:val="0"/>
                                      <w:marRight w:val="0"/>
                                      <w:marTop w:val="120"/>
                                      <w:marBottom w:val="288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76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097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8366934">
                                      <w:marLeft w:val="0"/>
                                      <w:marRight w:val="0"/>
                                      <w:marTop w:val="120"/>
                                      <w:marBottom w:val="288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153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77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78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1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19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788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099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5032648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16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3" w:color="CCCCC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3225645">
                                  <w:marLeft w:val="0"/>
                                  <w:marRight w:val="0"/>
                                  <w:marTop w:val="0"/>
                                  <w:marBottom w:val="3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yricstranslate.com/es/da-pacem-domine-date-la-pace-signore.html" TargetMode="External"/><Relationship Id="rId13" Type="http://schemas.openxmlformats.org/officeDocument/2006/relationships/image" Target="media/image2.jpeg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hyperlink" Target="https://lyricstranslate.com/es/da-pacem-domine-danos-paz-se%C3%B1or.html?height=450&amp;width=400&amp;inline=true" TargetMode="External"/><Relationship Id="rId7" Type="http://schemas.openxmlformats.org/officeDocument/2006/relationships/hyperlink" Target="https://lyricstranslate.com/es/da-pacem-domine-grant-us-peace-o-lord.html" TargetMode="External"/><Relationship Id="rId12" Type="http://schemas.openxmlformats.org/officeDocument/2006/relationships/hyperlink" Target="https://lyricstranslate.com/es/translator/ww-ww" TargetMode="External"/><Relationship Id="rId17" Type="http://schemas.openxmlformats.org/officeDocument/2006/relationships/hyperlink" Target="https://www.facebook.com/sharer/sharer.php?u=https://lyricstranslate.com/es/da-pacem-domine-danos-paz-se%C3%B1or.html&amp;t=Ensemble+Organum+-+Letra+de+Da+Pacem+Domine+-+traducci%C3%B3n+al+Espa%C3%B1ol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s://lyricstranslate.com/es/gib-frieden-herr-lyrics.html" TargetMode="External"/><Relationship Id="rId11" Type="http://schemas.openxmlformats.org/officeDocument/2006/relationships/image" Target="media/image1.gif"/><Relationship Id="rId24" Type="http://schemas.openxmlformats.org/officeDocument/2006/relationships/fontTable" Target="fontTable.xml"/><Relationship Id="rId5" Type="http://schemas.openxmlformats.org/officeDocument/2006/relationships/hyperlink" Target="https://lyricstranslate.com/es/ensemble-organum-da-pacem-domine-lyrics.html" TargetMode="External"/><Relationship Id="rId15" Type="http://schemas.openxmlformats.org/officeDocument/2006/relationships/image" Target="media/image3.jpeg"/><Relationship Id="rId23" Type="http://schemas.openxmlformats.org/officeDocument/2006/relationships/image" Target="media/image7.png"/><Relationship Id="rId10" Type="http://schemas.openxmlformats.org/officeDocument/2006/relationships/hyperlink" Target="https://lyricstranslate.com/es/translator/um-bra" TargetMode="External"/><Relationship Id="rId19" Type="http://schemas.openxmlformats.org/officeDocument/2006/relationships/hyperlink" Target="https://twitter.com/intent/tweet?url=https://lyricstranslate.com/es/da-pacem-domine-danos-paz-se%C3%B1or.html&amp;text=Ensemble%20Organum%20-%20Letra%20de%20Da%20Pacem%20Domine%20-%20traducci%C3%B3n%20al%20Espa%C3%B1o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yricstranslate.com/es/da-pacem-domine-d%C4%83-pacea-doamne.html" TargetMode="External"/><Relationship Id="rId14" Type="http://schemas.openxmlformats.org/officeDocument/2006/relationships/hyperlink" Target="https://es.wikipedia.org/wiki/Le_Chant_des_Templiers" TargetMode="External"/><Relationship Id="rId22" Type="http://schemas.openxmlformats.org/officeDocument/2006/relationships/hyperlink" Target="https://lyricstranslate.com/es/translator/carnivorouslamb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637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1</cp:revision>
  <dcterms:created xsi:type="dcterms:W3CDTF">2020-06-17T00:52:00Z</dcterms:created>
  <dcterms:modified xsi:type="dcterms:W3CDTF">2020-06-17T00:58:00Z</dcterms:modified>
</cp:coreProperties>
</file>